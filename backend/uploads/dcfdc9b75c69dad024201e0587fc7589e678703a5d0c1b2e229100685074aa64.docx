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280" w:line="240" w:lineRule="auto"/>
        <w:rPr>
          <w:rFonts w:ascii="Raleway" w:cs="Raleway" w:eastAsia="Raleway" w:hAnsi="Raleway"/>
        </w:rPr>
      </w:pPr>
      <w:bookmarkStart w:colFirst="0" w:colLast="0" w:name="_841lutaz55dv" w:id="0"/>
      <w:bookmarkEnd w:id="0"/>
      <w:r w:rsidDel="00000000" w:rsidR="00000000" w:rsidRPr="00000000">
        <w:rPr>
          <w:rFonts w:ascii="Raleway" w:cs="Raleway" w:eastAsia="Raleway" w:hAnsi="Raleway"/>
          <w:rtl w:val="0"/>
        </w:rPr>
        <w:t xml:space="preserve">EXL Onboarding Guide — Collectors Growth Operations</w:t>
      </w:r>
    </w:p>
    <w:p w:rsidR="00000000" w:rsidDel="00000000" w:rsidP="00000000" w:rsidRDefault="00000000" w:rsidRPr="00000000" w14:paraId="0000000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Audience:</w:t>
      </w:r>
      <w:r w:rsidDel="00000000" w:rsidR="00000000" w:rsidRPr="00000000">
        <w:rPr>
          <w:rFonts w:ascii="Proxima Nova" w:cs="Proxima Nova" w:eastAsia="Proxima Nova" w:hAnsi="Proxima Nova"/>
          <w:rtl w:val="0"/>
        </w:rPr>
        <w:t xml:space="preserve"> EXL program-management and technical-implementation team</w:t>
        <w:br w:type="textWrapping"/>
      </w:r>
      <w:r w:rsidDel="00000000" w:rsidR="00000000" w:rsidRPr="00000000">
        <w:rPr>
          <w:rFonts w:ascii="Proxima Nova" w:cs="Proxima Nova" w:eastAsia="Proxima Nova" w:hAnsi="Proxima Nova"/>
          <w:b w:val="1"/>
          <w:bCs w:val="1"/>
          <w:rtl w:val="0"/>
        </w:rPr>
        <w:t xml:space="preserve">Sponsor:</w:t>
      </w:r>
      <w:r w:rsidDel="00000000" w:rsidR="00000000" w:rsidRPr="00000000">
        <w:rPr>
          <w:rFonts w:ascii="Proxima Nova" w:cs="Proxima Nova" w:eastAsia="Proxima Nova" w:hAnsi="Proxima Nova"/>
          <w:rtl w:val="0"/>
        </w:rPr>
        <w:t xml:space="preserve"> Stephen Harris, Manager, Growth Operations</w:t>
        <w:br w:type="textWrapping"/>
      </w:r>
      <w:r w:rsidDel="00000000" w:rsidR="00000000" w:rsidRPr="00000000">
        <w:rPr>
          <w:rFonts w:ascii="Proxima Nova" w:cs="Proxima Nova" w:eastAsia="Proxima Nova" w:hAnsi="Proxima Nova"/>
          <w:b w:val="1"/>
          <w:bCs w:val="1"/>
          <w:rtl w:val="0"/>
        </w:rPr>
        <w:t xml:space="preserve">Purpose:</w:t>
      </w:r>
      <w:r w:rsidDel="00000000" w:rsidR="00000000" w:rsidRPr="00000000">
        <w:rPr>
          <w:rFonts w:ascii="Proxima Nova" w:cs="Proxima Nova" w:eastAsia="Proxima Nova" w:hAnsi="Proxima Nova"/>
          <w:rtl w:val="0"/>
        </w:rPr>
        <w:t xml:space="preserve"> Give EXL enough business, team, platform, and operating context to start delivering without relying on undocumented tribal knowledge.</w:t>
      </w:r>
    </w:p>
    <w:p w:rsidR="00000000" w:rsidDel="00000000" w:rsidP="00000000" w:rsidRDefault="00000000" w:rsidRPr="00000000" w14:paraId="00000003">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4">
      <w:pPr>
        <w:spacing w:line="240" w:lineRule="auto"/>
        <w:ind w:left="600" w:right="60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Working-draft convention:</w:t>
      </w:r>
      <w:r w:rsidDel="00000000" w:rsidR="00000000" w:rsidRPr="00000000">
        <w:rPr>
          <w:rFonts w:ascii="Proxima Nova" w:cs="Proxima Nova" w:eastAsia="Proxima Nova" w:hAnsi="Proxima Nova"/>
          <w:rtl w:val="0"/>
        </w:rPr>
        <w:t xml:space="preserve"> </w:t>
      </w:r>
      <w:r w:rsidDel="00000000" w:rsidR="00000000" w:rsidRPr="00000000">
        <w:rPr>
          <w:rFonts w:ascii="Roboto Mono" w:cs="Roboto Mono" w:eastAsia="Roboto Mono" w:hAnsi="Roboto Mono"/>
          <w:color w:val="188038"/>
          <w:rtl w:val="0"/>
        </w:rPr>
        <w:t xml:space="preserve">TODO</w:t>
      </w:r>
      <w:r w:rsidDel="00000000" w:rsidR="00000000" w:rsidRPr="00000000">
        <w:rPr>
          <w:rFonts w:ascii="Proxima Nova" w:cs="Proxima Nova" w:eastAsia="Proxima Nova" w:hAnsi="Proxima Nova"/>
          <w:rtl w:val="0"/>
        </w:rPr>
        <w:t xml:space="preserve"> marks information that requires system access, current-owner confirmation, or a live audit. EXL should not make production changes until the relevant Collectors owner approves the change.</w:t>
      </w:r>
    </w:p>
    <w:p w:rsidR="00000000" w:rsidDel="00000000" w:rsidP="00000000" w:rsidRDefault="00000000" w:rsidRPr="00000000" w14:paraId="00000005">
      <w:pPr>
        <w:pStyle w:val="Heading2"/>
        <w:spacing w:line="240" w:lineRule="auto"/>
        <w:rPr>
          <w:rFonts w:ascii="Raleway" w:cs="Raleway" w:eastAsia="Raleway" w:hAnsi="Raleway"/>
          <w:color w:val="4a86e8"/>
          <w:sz w:val="34"/>
          <w:szCs w:val="34"/>
        </w:rPr>
      </w:pPr>
      <w:bookmarkStart w:colFirst="0" w:colLast="0" w:name="_wanehe9vn5dm" w:id="1"/>
      <w:bookmarkEnd w:id="1"/>
      <w:r w:rsidDel="00000000" w:rsidR="00000000" w:rsidRPr="00000000">
        <w:rPr>
          <w:rFonts w:ascii="Raleway" w:cs="Raleway" w:eastAsia="Raleway" w:hAnsi="Raleway"/>
          <w:color w:val="4a86e8"/>
          <w:sz w:val="34"/>
          <w:szCs w:val="34"/>
          <w:rtl w:val="0"/>
        </w:rPr>
        <w:t xml:space="preserve">Executive summary</w:t>
      </w:r>
    </w:p>
    <w:p w:rsidR="00000000" w:rsidDel="00000000" w:rsidP="00000000" w:rsidRDefault="00000000" w:rsidRPr="00000000" w14:paraId="0000000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Collectors’ Growth Operations team is partnering with EXL to deliver the currently identified—and future, not-yet-known—2026 marketing enablement work. EXL is intended to close three gaps: specialized implementation expertise, protected execution bandwidth, and Claude/AI-enabled documentation and analysis capacity.</w:t>
      </w:r>
    </w:p>
    <w:p w:rsidR="00000000" w:rsidDel="00000000" w:rsidP="00000000" w:rsidRDefault="00000000" w:rsidRPr="00000000" w14:paraId="00000007">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immediate business focus is </w:t>
      </w:r>
      <w:r w:rsidDel="00000000" w:rsidR="00000000" w:rsidRPr="00000000">
        <w:rPr>
          <w:rFonts w:ascii="Proxima Nova" w:cs="Proxima Nova" w:eastAsia="Proxima Nova" w:hAnsi="Proxima Nova"/>
          <w:b w:val="1"/>
          <w:bCs w:val="1"/>
          <w:rtl w:val="0"/>
        </w:rPr>
        <w:t xml:space="preserve">Marketplace</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rtl w:val="0"/>
        </w:rPr>
        <w:t xml:space="preserve">PowerPacks</w:t>
      </w:r>
      <w:r w:rsidDel="00000000" w:rsidR="00000000" w:rsidRPr="00000000">
        <w:rPr>
          <w:rFonts w:ascii="Proxima Nova" w:cs="Proxima Nova" w:eastAsia="Proxima Nova" w:hAnsi="Proxima Nova"/>
          <w:rtl w:val="0"/>
        </w:rPr>
        <w:t xml:space="preserve">. Marketplace needs reliable attribution and reporting across long, multi-step web/app flows. PowerPacks is actively scaling paid acquisition and app measurement, with Google/Meta reporting, AppsFlyer, first-party tracking, data models, and launch QA all moving in parallel.</w:t>
      </w:r>
    </w:p>
    <w:p w:rsidR="00000000" w:rsidDel="00000000" w:rsidP="00000000" w:rsidRDefault="00000000" w:rsidRPr="00000000" w14:paraId="00000009">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 is strategically clear, but the operating system is still maturing. Growth work is distributed across Marketing, Product, Engineering, Data, IT, vendors, and brand teams. EXL’s value is therefore not only implementation: it is also program control—clear scope, early dependency tickets, visible timelines, daily status, structured QA, and durable documentation.</w:t>
      </w:r>
      <w:ins w:author="Anonymous" w:id="0" w:date="2026-08-19T20:19:02Z">
        <w:del w:author="Anonymous" w:id="1" w:date="2026-08-19T20:19:03Z">
          <w:r w:rsidDel="00000000" w:rsidR="00000000" w:rsidRPr="00000000">
            <w:rPr>
              <w:rFonts w:ascii="Proxima Nova" w:cs="Proxima Nova" w:eastAsia="Proxima Nova" w:hAnsi="Proxima Nova"/>
              <w:rtl w:val="0"/>
            </w:rPr>
            <w:delText xml:space="preserve">y</w:delText>
          </w:r>
        </w:del>
      </w:ins>
      <w:r w:rsidDel="00000000" w:rsidR="00000000" w:rsidRPr="00000000">
        <w:rPr>
          <w:rtl w:val="0"/>
        </w:rPr>
      </w:r>
    </w:p>
    <w:p w:rsidR="00000000" w:rsidDel="00000000" w:rsidP="00000000" w:rsidRDefault="00000000" w:rsidRPr="00000000" w14:paraId="0000000B">
      <w:pPr>
        <w:pStyle w:val="Heading2"/>
        <w:spacing w:line="240" w:lineRule="auto"/>
        <w:rPr>
          <w:rFonts w:ascii="Raleway" w:cs="Raleway" w:eastAsia="Raleway" w:hAnsi="Raleway"/>
          <w:color w:val="4a86e8"/>
          <w:sz w:val="34"/>
          <w:szCs w:val="34"/>
        </w:rPr>
      </w:pPr>
      <w:bookmarkStart w:colFirst="0" w:colLast="0" w:name="_z6h4tu63l11p" w:id="2"/>
      <w:bookmarkEnd w:id="2"/>
      <w:r w:rsidDel="00000000" w:rsidR="00000000" w:rsidRPr="00000000">
        <w:rPr>
          <w:rFonts w:ascii="Raleway" w:cs="Raleway" w:eastAsia="Raleway" w:hAnsi="Raleway"/>
          <w:color w:val="4a86e8"/>
          <w:sz w:val="34"/>
          <w:szCs w:val="34"/>
          <w:rtl w:val="0"/>
        </w:rPr>
        <w:t xml:space="preserve">1. Who Collectors is</w:t>
      </w:r>
    </w:p>
    <w:p w:rsidR="00000000" w:rsidDel="00000000" w:rsidP="00000000" w:rsidRDefault="00000000" w:rsidRPr="00000000" w14:paraId="0000000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Collectors helps people grade and authenticate collectibles, research and value them, and buy, sell, vault, and manage them across categories including trading cards, coins, comics, video games, tickets, autographs, and memorabilia. The company operates a shared multi-brand marketing, data, and measurement ecosystem.</w:t>
      </w:r>
    </w:p>
    <w:p w:rsidR="00000000" w:rsidDel="00000000" w:rsidP="00000000" w:rsidRDefault="00000000" w:rsidRPr="00000000" w14:paraId="0000000D">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Primary brands and ecosystem properties include:</w:t>
      </w:r>
    </w:p>
    <w:p w:rsidR="00000000" w:rsidDel="00000000" w:rsidP="00000000" w:rsidRDefault="00000000" w:rsidRPr="00000000" w14:paraId="0000000F">
      <w:pPr>
        <w:widowControl w:val="0"/>
        <w:rPr>
          <w:rFonts w:ascii="Proxima Nova" w:cs="Proxima Nova" w:eastAsia="Proxima Nova" w:hAnsi="Proxima Nov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Brand /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Primary digital surfaces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EXL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Collectors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Parent company and cross-brand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collectors.com, shared identity/data, corporate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Cross-brand identity, shared marketing infrastructure, consent,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Trading-card, ticket, autograph, and memorabilia grading/authentication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psacard.com, PSA Online Submission Center, PSA app, My Account, Set Registry, population/research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Largest current measurement surface; grading attribution, app tracking, CRM, Marketplace/Vault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Vault / Marketplace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Vaulting, listing, buying, selling, offers, and eBay-connected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 web, PSA app, PSA Exchange / buyer flows, eBay-connected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2026 attribution and reporting priority; long conversion windows and web/app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PCGS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Coin and banknote grading/authentication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pcgs.com, PCGS CRM and supporting digital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Paid tracking, data maturity, and Q3 audit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PowerPacks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GameStop joint-venture collectible pack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PowerPacks web and mobile app surfaces; GME-owned CRM/Iterable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Active paid-media growth, app instrumentation, AppsFlyer trial, interim reporting, Yahoo PP launch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Video Games / WATA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Video-game grading/authentication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psavideogames.com and legacy WATA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Wider ecosystem; confirm current measurement ownership and surface inventory — </w:t>
            </w:r>
            <w:r w:rsidDel="00000000" w:rsidR="00000000" w:rsidRPr="00000000">
              <w:rPr>
                <w:rFonts w:ascii="Proxima Nova" w:cs="Proxima Nova" w:eastAsia="Proxima Nova" w:hAnsi="Proxima Nova"/>
                <w:b w:val="1"/>
                <w:bCs w:val="1"/>
                <w:rtl w:val="0"/>
              </w:rPr>
              <w:t xml:space="preserve">TODO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Beckett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Independent collectibles brand within Collectors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Beckett web/CRM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Separate CRM and measurement maturity; confirm EXL scope — </w:t>
            </w:r>
            <w:r w:rsidDel="00000000" w:rsidR="00000000" w:rsidRPr="00000000">
              <w:rPr>
                <w:rFonts w:ascii="Proxima Nova" w:cs="Proxima Nova" w:eastAsia="Proxima Nova" w:hAnsi="Proxima Nova"/>
                <w:b w:val="1"/>
                <w:bCs w:val="1"/>
                <w:rtl w:val="0"/>
              </w:rPr>
              <w:t xml:space="preserve">TODO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SGC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Independent grading brand within Collectors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SGC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Currently separate; confirm whether any 2026 Growth work is in scope — </w:t>
            </w:r>
            <w:r w:rsidDel="00000000" w:rsidR="00000000" w:rsidRPr="00000000">
              <w:rPr>
                <w:rFonts w:ascii="Proxima Nova" w:cs="Proxima Nova" w:eastAsia="Proxima Nova" w:hAnsi="Proxima Nova"/>
                <w:b w:val="1"/>
                <w:bCs w:val="1"/>
                <w:rtl w:val="0"/>
              </w:rPr>
              <w:t xml:space="preserve">TODO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Card Ladder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Pricing, market-data, and valuation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app.cardladder.com and related experiences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Ecosystem context; confirm Growth measurement ownership — </w:t>
            </w:r>
            <w:r w:rsidDel="00000000" w:rsidR="00000000" w:rsidRPr="00000000">
              <w:rPr>
                <w:rFonts w:ascii="Proxima Nova" w:cs="Proxima Nova" w:eastAsia="Proxima Nova" w:hAnsi="Proxima Nova"/>
                <w:b w:val="1"/>
                <w:bCs w:val="1"/>
                <w:rtl w:val="0"/>
              </w:rPr>
              <w:t xml:space="preserve">TODO</w:t>
            </w:r>
            <w:r w:rsidDel="00000000" w:rsidR="00000000" w:rsidRPr="00000000">
              <w:rPr>
                <w:rtl w:val="0"/>
              </w:rPr>
            </w:r>
          </w:p>
        </w:tc>
      </w:tr>
    </w:tbl>
    <w:p w:rsidR="00000000" w:rsidDel="00000000" w:rsidP="00000000" w:rsidRDefault="00000000" w:rsidRPr="00000000" w14:paraId="00000038">
      <w:pPr>
        <w:pStyle w:val="Heading3"/>
        <w:spacing w:line="240" w:lineRule="auto"/>
        <w:rPr>
          <w:color w:val="666666"/>
          <w:sz w:val="26"/>
          <w:szCs w:val="26"/>
        </w:rPr>
      </w:pPr>
      <w:bookmarkStart w:colFirst="0" w:colLast="0" w:name="_5f75fp37ok0f" w:id="3"/>
      <w:bookmarkEnd w:id="3"/>
      <w:r w:rsidDel="00000000" w:rsidR="00000000" w:rsidRPr="00000000">
        <w:rPr>
          <w:color w:val="666666"/>
          <w:sz w:val="26"/>
          <w:szCs w:val="26"/>
          <w:rtl w:val="0"/>
        </w:rPr>
        <w:t xml:space="preserve">Canonical properties to validate during onboarding</w:t>
      </w:r>
    </w:p>
    <w:p w:rsidR="00000000" w:rsidDel="00000000" w:rsidP="00000000" w:rsidRDefault="00000000" w:rsidRPr="00000000" w14:paraId="00000039">
      <w:pPr>
        <w:numPr>
          <w:ilvl w:val="0"/>
          <w:numId w:val="2"/>
        </w:numPr>
        <w:spacing w:line="240" w:lineRule="auto"/>
        <w:ind w:left="720" w:hanging="360"/>
      </w:pPr>
      <w:hyperlink r:id="rId6">
        <w:r w:rsidDel="00000000" w:rsidR="00000000" w:rsidRPr="00000000">
          <w:rPr>
            <w:rFonts w:ascii="Proxima Nova" w:cs="Proxima Nova" w:eastAsia="Proxima Nova" w:hAnsi="Proxima Nova"/>
            <w:color w:val="1155cc"/>
            <w:u w:val="single"/>
            <w:rtl w:val="0"/>
          </w:rPr>
          <w:t xml:space="preserve">Collectors</w:t>
        </w:r>
      </w:hyperlink>
      <w:r w:rsidDel="00000000" w:rsidR="00000000" w:rsidRPr="00000000">
        <w:rPr>
          <w:rtl w:val="0"/>
        </w:rPr>
      </w:r>
    </w:p>
    <w:p w:rsidR="00000000" w:rsidDel="00000000" w:rsidP="00000000" w:rsidRDefault="00000000" w:rsidRPr="00000000" w14:paraId="0000003A">
      <w:pPr>
        <w:numPr>
          <w:ilvl w:val="0"/>
          <w:numId w:val="2"/>
        </w:numPr>
        <w:spacing w:line="240" w:lineRule="auto"/>
        <w:ind w:left="720" w:hanging="360"/>
      </w:pPr>
      <w:hyperlink r:id="rId7">
        <w:r w:rsidDel="00000000" w:rsidR="00000000" w:rsidRPr="00000000">
          <w:rPr>
            <w:rFonts w:ascii="Proxima Nova" w:cs="Proxima Nova" w:eastAsia="Proxima Nova" w:hAnsi="Proxima Nova"/>
            <w:color w:val="1155cc"/>
            <w:u w:val="single"/>
            <w:rtl w:val="0"/>
          </w:rPr>
          <w:t xml:space="preserve">PSA</w:t>
        </w:r>
      </w:hyperlink>
      <w:r w:rsidDel="00000000" w:rsidR="00000000" w:rsidRPr="00000000">
        <w:rPr>
          <w:rtl w:val="0"/>
        </w:rPr>
      </w:r>
    </w:p>
    <w:p w:rsidR="00000000" w:rsidDel="00000000" w:rsidP="00000000" w:rsidRDefault="00000000" w:rsidRPr="00000000" w14:paraId="0000003B">
      <w:pPr>
        <w:numPr>
          <w:ilvl w:val="0"/>
          <w:numId w:val="2"/>
        </w:numPr>
        <w:spacing w:line="240" w:lineRule="auto"/>
        <w:ind w:left="720" w:hanging="360"/>
      </w:pPr>
      <w:hyperlink r:id="rId8">
        <w:r w:rsidDel="00000000" w:rsidR="00000000" w:rsidRPr="00000000">
          <w:rPr>
            <w:rFonts w:ascii="Proxima Nova" w:cs="Proxima Nova" w:eastAsia="Proxima Nova" w:hAnsi="Proxima Nova"/>
            <w:color w:val="1155cc"/>
            <w:u w:val="single"/>
            <w:rtl w:val="0"/>
          </w:rPr>
          <w:t xml:space="preserve">PSA app / app entry point</w:t>
        </w:r>
      </w:hyperlink>
      <w:r w:rsidDel="00000000" w:rsidR="00000000" w:rsidRPr="00000000">
        <w:rPr>
          <w:rtl w:val="0"/>
        </w:rPr>
      </w:r>
    </w:p>
    <w:p w:rsidR="00000000" w:rsidDel="00000000" w:rsidP="00000000" w:rsidRDefault="00000000" w:rsidRPr="00000000" w14:paraId="0000003C">
      <w:pPr>
        <w:numPr>
          <w:ilvl w:val="0"/>
          <w:numId w:val="2"/>
        </w:numPr>
        <w:spacing w:line="240" w:lineRule="auto"/>
        <w:ind w:left="720" w:hanging="360"/>
      </w:pPr>
      <w:hyperlink r:id="rId9">
        <w:r w:rsidDel="00000000" w:rsidR="00000000" w:rsidRPr="00000000">
          <w:rPr>
            <w:rFonts w:ascii="Proxima Nova" w:cs="Proxima Nova" w:eastAsia="Proxima Nova" w:hAnsi="Proxima Nova"/>
            <w:color w:val="1155cc"/>
            <w:u w:val="single"/>
            <w:rtl w:val="0"/>
          </w:rPr>
          <w:t xml:space="preserve">PCGS</w:t>
        </w:r>
      </w:hyperlink>
      <w:r w:rsidDel="00000000" w:rsidR="00000000" w:rsidRPr="00000000">
        <w:rPr>
          <w:rtl w:val="0"/>
        </w:rPr>
      </w:r>
    </w:p>
    <w:p w:rsidR="00000000" w:rsidDel="00000000" w:rsidP="00000000" w:rsidRDefault="00000000" w:rsidRPr="00000000" w14:paraId="0000003D">
      <w:pPr>
        <w:numPr>
          <w:ilvl w:val="0"/>
          <w:numId w:val="2"/>
        </w:numPr>
        <w:spacing w:line="240" w:lineRule="auto"/>
        <w:ind w:left="720" w:hanging="360"/>
      </w:pPr>
      <w:hyperlink r:id="rId10">
        <w:r w:rsidDel="00000000" w:rsidR="00000000" w:rsidRPr="00000000">
          <w:rPr>
            <w:rFonts w:ascii="Proxima Nova" w:cs="Proxima Nova" w:eastAsia="Proxima Nova" w:hAnsi="Proxima Nova"/>
            <w:color w:val="1155cc"/>
            <w:u w:val="single"/>
            <w:rtl w:val="0"/>
          </w:rPr>
          <w:t xml:space="preserve">PSA Video Games</w:t>
        </w:r>
      </w:hyperlink>
      <w:r w:rsidDel="00000000" w:rsidR="00000000" w:rsidRPr="00000000">
        <w:rPr>
          <w:rtl w:val="0"/>
        </w:rPr>
      </w:r>
    </w:p>
    <w:p w:rsidR="00000000" w:rsidDel="00000000" w:rsidP="00000000" w:rsidRDefault="00000000" w:rsidRPr="00000000" w14:paraId="0000003E">
      <w:pPr>
        <w:numPr>
          <w:ilvl w:val="0"/>
          <w:numId w:val="2"/>
        </w:numPr>
        <w:spacing w:line="240" w:lineRule="auto"/>
        <w:ind w:left="720" w:hanging="360"/>
      </w:pPr>
      <w:hyperlink r:id="rId11">
        <w:r w:rsidDel="00000000" w:rsidR="00000000" w:rsidRPr="00000000">
          <w:rPr>
            <w:rFonts w:ascii="Proxima Nova" w:cs="Proxima Nova" w:eastAsia="Proxima Nova" w:hAnsi="Proxima Nova"/>
            <w:color w:val="1155cc"/>
            <w:u w:val="single"/>
            <w:rtl w:val="0"/>
          </w:rPr>
          <w:t xml:space="preserve">Card Ladder</w:t>
        </w:r>
      </w:hyperlink>
      <w:r w:rsidDel="00000000" w:rsidR="00000000" w:rsidRPr="00000000">
        <w:rPr>
          <w:rtl w:val="0"/>
        </w:rPr>
      </w:r>
    </w:p>
    <w:p w:rsidR="00000000" w:rsidDel="00000000" w:rsidP="00000000" w:rsidRDefault="00000000" w:rsidRPr="00000000" w14:paraId="0000003F">
      <w:pPr>
        <w:numPr>
          <w:ilvl w:val="0"/>
          <w:numId w:val="2"/>
        </w:numPr>
        <w:spacing w:line="240" w:lineRule="auto"/>
        <w:ind w:left="720" w:hanging="360"/>
      </w:pPr>
      <w:hyperlink r:id="rId12">
        <w:r w:rsidDel="00000000" w:rsidR="00000000" w:rsidRPr="00000000">
          <w:rPr>
            <w:rFonts w:ascii="Proxima Nova" w:cs="Proxima Nova" w:eastAsia="Proxima Nova" w:hAnsi="Proxima Nova"/>
            <w:color w:val="1155cc"/>
            <w:u w:val="single"/>
            <w:rtl w:val="0"/>
          </w:rPr>
          <w:t xml:space="preserve">PSA Exchange buyer portal</w:t>
        </w:r>
      </w:hyperlink>
      <w:r w:rsidDel="00000000" w:rsidR="00000000" w:rsidRPr="00000000">
        <w:rPr>
          <w:rtl w:val="0"/>
        </w:rPr>
      </w:r>
    </w:p>
    <w:p w:rsidR="00000000" w:rsidDel="00000000" w:rsidP="00000000" w:rsidRDefault="00000000" w:rsidRPr="00000000" w14:paraId="00000040">
      <w:pPr>
        <w:numPr>
          <w:ilvl w:val="0"/>
          <w:numId w:val="2"/>
        </w:numPr>
        <w:spacing w:line="240" w:lineRule="auto"/>
        <w:ind w:left="720" w:hanging="360"/>
      </w:pPr>
      <w:hyperlink r:id="rId13">
        <w:r w:rsidDel="00000000" w:rsidR="00000000" w:rsidRPr="00000000">
          <w:rPr>
            <w:rFonts w:ascii="Proxima Nova" w:cs="Proxima Nova" w:eastAsia="Proxima Nova" w:hAnsi="Proxima Nova"/>
            <w:color w:val="1155cc"/>
            <w:u w:val="single"/>
            <w:rtl w:val="0"/>
          </w:rPr>
          <w:t xml:space="preserve">PowerPacks</w:t>
        </w:r>
      </w:hyperlink>
      <w:r w:rsidDel="00000000" w:rsidR="00000000" w:rsidRPr="00000000">
        <w:rPr>
          <w:rtl w:val="0"/>
        </w:rPr>
      </w:r>
    </w:p>
    <w:p w:rsidR="00000000" w:rsidDel="00000000" w:rsidP="00000000" w:rsidRDefault="00000000" w:rsidRPr="00000000" w14:paraId="00000041">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Beckett</w:t>
      </w:r>
    </w:p>
    <w:p w:rsidR="00000000" w:rsidDel="00000000" w:rsidP="00000000" w:rsidRDefault="00000000" w:rsidRPr="00000000" w14:paraId="00000042">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SGC</w:t>
      </w:r>
    </w:p>
    <w:p w:rsidR="00000000" w:rsidDel="00000000" w:rsidP="00000000" w:rsidRDefault="00000000" w:rsidRPr="00000000" w14:paraId="00000043">
      <w:pPr>
        <w:pStyle w:val="Heading2"/>
        <w:spacing w:line="240" w:lineRule="auto"/>
        <w:rPr>
          <w:rFonts w:ascii="Raleway" w:cs="Raleway" w:eastAsia="Raleway" w:hAnsi="Raleway"/>
          <w:color w:val="4a86e8"/>
          <w:sz w:val="34"/>
          <w:szCs w:val="34"/>
        </w:rPr>
      </w:pPr>
      <w:bookmarkStart w:colFirst="0" w:colLast="0" w:name="_brqght38gbsz" w:id="4"/>
      <w:bookmarkEnd w:id="4"/>
      <w:r w:rsidDel="00000000" w:rsidR="00000000" w:rsidRPr="00000000">
        <w:rPr>
          <w:rFonts w:ascii="Raleway" w:cs="Raleway" w:eastAsia="Raleway" w:hAnsi="Raleway"/>
          <w:color w:val="4a86e8"/>
          <w:sz w:val="34"/>
          <w:szCs w:val="34"/>
          <w:rtl w:val="0"/>
        </w:rPr>
        <w:t xml:space="preserve">2. Current business and Growth context</w:t>
      </w:r>
    </w:p>
    <w:p w:rsidR="00000000" w:rsidDel="00000000" w:rsidP="00000000" w:rsidRDefault="00000000" w:rsidRPr="00000000" w14:paraId="00000044">
      <w:pPr>
        <w:pStyle w:val="Heading3"/>
        <w:spacing w:line="240" w:lineRule="auto"/>
        <w:rPr>
          <w:color w:val="666666"/>
          <w:sz w:val="26"/>
          <w:szCs w:val="26"/>
        </w:rPr>
      </w:pPr>
      <w:bookmarkStart w:colFirst="0" w:colLast="0" w:name="_35ivcthiyyy4" w:id="5"/>
      <w:bookmarkEnd w:id="5"/>
      <w:r w:rsidDel="00000000" w:rsidR="00000000" w:rsidRPr="00000000">
        <w:rPr>
          <w:color w:val="666666"/>
          <w:sz w:val="26"/>
          <w:szCs w:val="26"/>
          <w:rtl w:val="0"/>
        </w:rPr>
        <w:t xml:space="preserve">Why Marketplace matters</w:t>
      </w:r>
    </w:p>
    <w:p w:rsidR="00000000" w:rsidDel="00000000" w:rsidP="00000000" w:rsidRDefault="00000000" w:rsidRPr="00000000" w14:paraId="0000004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Marketplace/Vault growth requires measurement across a chain that may begin with paid media or CRM, continue through sign-in, registration, submission or vault intent, listing or offer activity, and eventually an eBay or marketplace sale. Some steps can occur months apart. Last-touch reporting is useful but does not remove the need to document flows, define attribution windows, reconcile web and app behavior, and distinguish directional from decision-grade reporting.</w:t>
      </w:r>
    </w:p>
    <w:p w:rsidR="00000000" w:rsidDel="00000000" w:rsidP="00000000" w:rsidRDefault="00000000" w:rsidRPr="00000000" w14:paraId="00000046">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Marketplace attribution and reporting have been a top marketing priority. The current work has material unfinished scope around additional marketplace conversions, app conversions, email-to-app behavior, GMV/revenue, and the relationship between marketing-touch tables and conversion tables.</w:t>
      </w:r>
    </w:p>
    <w:p w:rsidR="00000000" w:rsidDel="00000000" w:rsidP="00000000" w:rsidRDefault="00000000" w:rsidRPr="00000000" w14:paraId="00000048">
      <w:pPr>
        <w:pStyle w:val="Heading3"/>
        <w:spacing w:line="240" w:lineRule="auto"/>
        <w:rPr>
          <w:color w:val="666666"/>
          <w:sz w:val="26"/>
          <w:szCs w:val="26"/>
        </w:rPr>
      </w:pPr>
      <w:bookmarkStart w:colFirst="0" w:colLast="0" w:name="_ahylkzv0yk36" w:id="6"/>
      <w:bookmarkEnd w:id="6"/>
      <w:r w:rsidDel="00000000" w:rsidR="00000000" w:rsidRPr="00000000">
        <w:rPr>
          <w:color w:val="666666"/>
          <w:sz w:val="26"/>
          <w:szCs w:val="26"/>
          <w:rtl w:val="0"/>
        </w:rPr>
        <w:t xml:space="preserve">Why PowerPacks matters</w:t>
      </w:r>
    </w:p>
    <w:p w:rsidR="00000000" w:rsidDel="00000000" w:rsidP="00000000" w:rsidRDefault="00000000" w:rsidRPr="00000000" w14:paraId="0000004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PowerPacks is an active paid-growth and measurement program. The team is using paid search and social to test acquisition, audience, creative, and channel economics while building the tracking foundation needed to make those decisions confidently. Current work includes Google Ads and Meta reporting, UTM/link governance, Quantum Metric, first-party domains, app GTM, Firebase conversion events, CID identity resolution, and AppsFlyer.</w:t>
      </w:r>
    </w:p>
    <w:p w:rsidR="00000000" w:rsidDel="00000000" w:rsidP="00000000" w:rsidRDefault="00000000" w:rsidRPr="00000000" w14:paraId="0000004A">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PowerPacks app is also the first current AppsFlyer trial surface. That makes PP both a business priority and a practical proving ground for the broader Branch-to-AppsFlyer decision.</w:t>
      </w:r>
    </w:p>
    <w:p w:rsidR="00000000" w:rsidDel="00000000" w:rsidP="00000000" w:rsidRDefault="00000000" w:rsidRPr="00000000" w14:paraId="0000004C">
      <w:pPr>
        <w:pStyle w:val="Heading3"/>
        <w:spacing w:line="240" w:lineRule="auto"/>
        <w:rPr>
          <w:color w:val="666666"/>
          <w:sz w:val="26"/>
          <w:szCs w:val="26"/>
        </w:rPr>
      </w:pPr>
      <w:bookmarkStart w:colFirst="0" w:colLast="0" w:name="_a4j5yjof6xh9" w:id="7"/>
      <w:bookmarkEnd w:id="7"/>
      <w:r w:rsidDel="00000000" w:rsidR="00000000" w:rsidRPr="00000000">
        <w:rPr>
          <w:color w:val="666666"/>
          <w:sz w:val="26"/>
          <w:szCs w:val="26"/>
          <w:rtl w:val="0"/>
        </w:rPr>
        <w:t xml:space="preserve">Current operating constraints</w:t>
      </w:r>
    </w:p>
    <w:p w:rsidR="00000000" w:rsidDel="00000000" w:rsidP="00000000" w:rsidRDefault="00000000" w:rsidRPr="00000000" w14:paraId="0000004D">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Growth’s roadmap is broad and fragmented across CMS, measurement, app tracking, attribution, CRM, international expansion, compliance, and paid enablement.</w:t>
      </w:r>
    </w:p>
    <w:p w:rsidR="00000000" w:rsidDel="00000000" w:rsidP="00000000" w:rsidRDefault="00000000" w:rsidRPr="00000000" w14:paraId="0000004E">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The Growth team has not consistently had dedicated program-management capacity. Work has often been coordinated through a mixture of Slack, email, Asana, Jira, meetings, and individual follow-up.</w:t>
      </w:r>
    </w:p>
    <w:p w:rsidR="00000000" w:rsidDel="00000000" w:rsidP="00000000" w:rsidRDefault="00000000" w:rsidRPr="00000000" w14:paraId="0000004F">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Cross-functional dependencies frequently sit with Product, Engineering, Data, IT, mobile, QM, or vendors. Those dependencies must be ticketed and surfaced early rather than discovered at QA time.</w:t>
      </w:r>
    </w:p>
    <w:p w:rsidR="00000000" w:rsidDel="00000000" w:rsidP="00000000" w:rsidRDefault="00000000" w:rsidRPr="00000000" w14:paraId="00000050">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Measurement ownership and documentation are still being formalized. The initial EXL audit is intentionally a fast, no-fix audit that establishes a reliable starting backlog.</w:t>
      </w:r>
    </w:p>
    <w:p w:rsidR="00000000" w:rsidDel="00000000" w:rsidP="00000000" w:rsidRDefault="00000000" w:rsidRPr="00000000" w14:paraId="00000051">
      <w:pPr>
        <w:numPr>
          <w:ilvl w:val="0"/>
          <w:numId w:val="2"/>
        </w:numPr>
        <w:spacing w:line="240" w:lineRule="auto"/>
        <w:ind w:left="720" w:hanging="360"/>
      </w:pPr>
      <w:r w:rsidDel="00000000" w:rsidR="00000000" w:rsidRPr="00000000">
        <w:rPr>
          <w:rFonts w:ascii="Proxima Nova" w:cs="Proxima Nova" w:eastAsia="Proxima Nova" w:hAnsi="Proxima Nova"/>
          <w:rtl w:val="0"/>
        </w:rPr>
        <w:t xml:space="preserve">Stephen is currently the primary implementation expert across brands and surfaces. EXL should reduce tactical load so Stephen can focus on architecture, prioritization, decisions, and escalation.</w:t>
      </w:r>
    </w:p>
    <w:p w:rsidR="00000000" w:rsidDel="00000000" w:rsidP="00000000" w:rsidRDefault="00000000" w:rsidRPr="00000000" w14:paraId="00000052">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operating-model sources describe the need for dedicated program management, protected technical execution capacity, tighter prioritization, and earlier cross-functional alignment rather than project-by-project heroics. </w:t>
      </w:r>
    </w:p>
    <w:p w:rsidR="00000000" w:rsidDel="00000000" w:rsidP="00000000" w:rsidRDefault="00000000" w:rsidRPr="00000000" w14:paraId="00000054">
      <w:pPr>
        <w:pStyle w:val="Heading2"/>
        <w:spacing w:line="240" w:lineRule="auto"/>
        <w:rPr>
          <w:rFonts w:ascii="Raleway" w:cs="Raleway" w:eastAsia="Raleway" w:hAnsi="Raleway"/>
          <w:color w:val="4a86e8"/>
          <w:sz w:val="34"/>
          <w:szCs w:val="34"/>
        </w:rPr>
      </w:pPr>
      <w:bookmarkStart w:colFirst="0" w:colLast="0" w:name="_6c2cu33hdku8" w:id="8"/>
      <w:bookmarkEnd w:id="8"/>
      <w:r w:rsidDel="00000000" w:rsidR="00000000" w:rsidRPr="00000000">
        <w:rPr>
          <w:rFonts w:ascii="Raleway" w:cs="Raleway" w:eastAsia="Raleway" w:hAnsi="Raleway"/>
          <w:color w:val="4a86e8"/>
          <w:sz w:val="34"/>
          <w:szCs w:val="34"/>
          <w:rtl w:val="0"/>
        </w:rPr>
        <w:t xml:space="preserve">3. Growth team structure</w:t>
      </w:r>
    </w:p>
    <w:p w:rsidR="00000000" w:rsidDel="00000000" w:rsidP="00000000" w:rsidRDefault="00000000" w:rsidRPr="00000000" w14:paraId="0000005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“Growth team” is a functional network, not a single clean reporting line. Marketing Growth, Growth Analytics, Growth Operations/MarTech, paid, CRM, CMS/web, and Product Marketing collaborate together with support from P&amp;T (Product and Tech) teams: Product, Engineering, and Data.</w:t>
      </w:r>
    </w:p>
    <w:p w:rsidR="00000000" w:rsidDel="00000000" w:rsidP="00000000" w:rsidRDefault="00000000" w:rsidRPr="00000000" w14:paraId="00000056">
      <w:pPr>
        <w:pStyle w:val="Heading3"/>
        <w:spacing w:line="240" w:lineRule="auto"/>
        <w:rPr>
          <w:color w:val="666666"/>
          <w:sz w:val="26"/>
          <w:szCs w:val="26"/>
        </w:rPr>
      </w:pPr>
      <w:bookmarkStart w:colFirst="0" w:colLast="0" w:name="_y9xd25tmhiyu" w:id="9"/>
      <w:bookmarkEnd w:id="9"/>
      <w:r w:rsidDel="00000000" w:rsidR="00000000" w:rsidRPr="00000000">
        <w:rPr>
          <w:color w:val="666666"/>
          <w:sz w:val="26"/>
          <w:szCs w:val="26"/>
          <w:rtl w:val="0"/>
        </w:rPr>
        <w:t xml:space="preserve">Core Growth Operations / Growth Dev team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Current role / working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How EXL should work with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Stephen Harris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Growth Operations; implementation sponsor and decision owner for measurement, tracking, and 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Escalate pressing issues immediately; use Stephen for architecture questions, priority calls, approvals, and risk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Tuan Nguyen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Growth Ops Analyst; dashboards, reporting, data investigation, documentation, and measurement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Partner on Lightdash, QA evidence, reporting definitions, and handoff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Angel Beltran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Product Marketing Associate; current CMS manager and intake/process contributor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Coordinate web/CMS dependencies, request intake, and content/web handoffs, and general PM support for larger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Jacob Martinez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Web Content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Awareness of site features, international content, and launch dependencies</w:t>
            </w:r>
          </w:p>
        </w:tc>
      </w:tr>
    </w:tbl>
    <w:p w:rsidR="00000000" w:rsidDel="00000000" w:rsidP="00000000" w:rsidRDefault="00000000" w:rsidRPr="00000000" w14:paraId="00000066">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7">
      <w:pPr>
        <w:pStyle w:val="Heading3"/>
        <w:spacing w:line="240" w:lineRule="auto"/>
        <w:rPr>
          <w:color w:val="666666"/>
          <w:sz w:val="26"/>
          <w:szCs w:val="26"/>
        </w:rPr>
      </w:pPr>
      <w:bookmarkStart w:colFirst="0" w:colLast="0" w:name="_zhpghigo50ep" w:id="10"/>
      <w:bookmarkEnd w:id="10"/>
      <w:r w:rsidDel="00000000" w:rsidR="00000000" w:rsidRPr="00000000">
        <w:rPr>
          <w:color w:val="666666"/>
          <w:sz w:val="26"/>
          <w:szCs w:val="26"/>
          <w:rtl w:val="0"/>
        </w:rPr>
        <w:t xml:space="preserve">Growth Marketing, paid, CRM, and analytics partners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Primary surfaces /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Aaron Jones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Director, Growth Marketing and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Growth Marketing leadership; prioritization and cross-functional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Ellen Catanese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Senior Manager, Marketing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Marketing/Data partnership, reporting requirements, attribution, and dashboard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Tiffany Lin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Director, Growth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Growth Analytics leadership and measurement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Charlie Dansby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Analytics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Analytics definitions, platform reconciliation, and reporting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Dan Gaughan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Senior Paid Growth Marketing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Paid channel strategy, launch requirements, and performance readouts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Jenna Connolly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 Operations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Ad-platform setup, link tagging, pixel/event requirements, and paid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Lisa Coleman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Senior Manager,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CRM strategy, SFMC operations, email/push journeys, and CRM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Emily 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CRM Lead,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Marketplace CRM use cases and CRM attribution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Catherine Oen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Campaign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Campaign operations and launch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Vianca Rhodes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Lifecycle Marketing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Lifecycle execution and customer journeys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Greg Sobocinski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Advertising and Affiliate 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Affiliate and partner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Terry Lee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Senior Marketing Data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Customer segmentation, SFMC/Hightouch support, and Claude/technical data enablement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Laasya Kuppam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Senior Salesforce Marketing Cloud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SFMC implementation and CRM data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Michael Janak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 Systems and 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Marketing-system ownership and data/CRM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Ronald Burnett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 Systems and Data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 systems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Ashley Downey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Head / Senior Director, Marketing Operations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Marketing operating model, planning, and portfolio visibility; confirm current title in directory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Meaghan O’Keefe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Creative Project Manager / Marketing program-management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Cross-functional project-management standards, launch calendar, and portfolio reporting</w:t>
            </w:r>
          </w:p>
        </w:tc>
      </w:tr>
    </w:tbl>
    <w:p w:rsidR="00000000" w:rsidDel="00000000" w:rsidP="00000000" w:rsidRDefault="00000000" w:rsidRPr="00000000" w14:paraId="0000009E">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paid channel work, the current working contacts are </w:t>
      </w:r>
      <w:r w:rsidDel="00000000" w:rsidR="00000000" w:rsidRPr="00000000">
        <w:rPr>
          <w:rFonts w:ascii="Proxima Nova" w:cs="Proxima Nova" w:eastAsia="Proxima Nova" w:hAnsi="Proxima Nova"/>
          <w:b w:val="1"/>
          <w:bCs w:val="1"/>
          <w:rtl w:val="0"/>
        </w:rPr>
        <w:t xml:space="preserve">Dan Gaughan</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b w:val="1"/>
          <w:bCs w:val="1"/>
          <w:rtl w:val="0"/>
        </w:rPr>
        <w:t xml:space="preserve">Jenna Connolly</w:t>
      </w:r>
      <w:r w:rsidDel="00000000" w:rsidR="00000000" w:rsidRPr="00000000">
        <w:rPr>
          <w:rFonts w:ascii="Proxima Nova" w:cs="Proxima Nova" w:eastAsia="Proxima Nova" w:hAnsi="Proxima Nova"/>
          <w:rtl w:val="0"/>
        </w:rPr>
        <w:t xml:space="preserve">. The Marketing Ways of Working guide lists paid-media intake through the Channel Launch Calendar, a typical five-business-day turnaround, and a recommendation to avoid Friday launches. See </w:t>
      </w:r>
      <w:hyperlink r:id="rId14">
        <w:r w:rsidDel="00000000" w:rsidR="00000000" w:rsidRPr="00000000">
          <w:rPr>
            <w:rFonts w:ascii="Proxima Nova" w:cs="Proxima Nova" w:eastAsia="Proxima Nova" w:hAnsi="Proxima Nova"/>
            <w:color w:val="1155cc"/>
            <w:u w:val="single"/>
            <w:rtl w:val="0"/>
          </w:rPr>
          <w:t xml:space="preserve">Marketing Ways of Working Guide</w:t>
        </w:r>
      </w:hyperlink>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A0">
      <w:pPr>
        <w:pStyle w:val="Heading2"/>
        <w:spacing w:line="240" w:lineRule="auto"/>
        <w:rPr>
          <w:rFonts w:ascii="Raleway" w:cs="Raleway" w:eastAsia="Raleway" w:hAnsi="Raleway"/>
          <w:color w:val="4a86e8"/>
          <w:sz w:val="34"/>
          <w:szCs w:val="34"/>
        </w:rPr>
      </w:pPr>
      <w:bookmarkStart w:colFirst="0" w:colLast="0" w:name="_b6gfqqqy8rvl" w:id="11"/>
      <w:bookmarkEnd w:id="11"/>
      <w:r w:rsidDel="00000000" w:rsidR="00000000" w:rsidRPr="00000000">
        <w:rPr>
          <w:rFonts w:ascii="Raleway" w:cs="Raleway" w:eastAsia="Raleway" w:hAnsi="Raleway"/>
          <w:color w:val="4a86e8"/>
          <w:sz w:val="34"/>
          <w:szCs w:val="34"/>
          <w:rtl w:val="0"/>
        </w:rPr>
        <w:t xml:space="preserve">4. Partner-team map by brand and surface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Brand /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Marketing / business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P&amp;T / Data / platform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Typical work for EXL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web — grading, OSC, account,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Stephen, Ellen, Jacob, Angel, Neil Hicks, PSA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 web/CX teams; Kyle Ause for PSA OSC; Nick Madden / PSA technology; Data Platform via DPE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Data-layer specs, GTM/GA4/QM QA, page and launch readiness, Jira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mobile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Stephen, Jordan Naraja, 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Josh Logier and mobile/P&amp;T; PSA app engineering and QA; Data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Firebase/GA4, app GTM, CID, conversion events, deep links, Branch/AppsFlyer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Marketplace / Vault / eBay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Jordan Naraja, Ellen, Stephen, Jason Martinez, JC Cohen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Marketplace/CX teams; Cyrus Poteat for Vault/PowerPacks product context; Data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inventory, attribution model QA, app/web reconciliation, conversion and revenue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PSA CRM / email / push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Lisa Coleman, Emily Smith, Catherine Oen, Vianca Rhodes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SFMC, Hightouch, Data Platform, P&amp;T for native app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tagging, CRM deep links, email-to-app attribution, audience/suppression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PCGS web and CRM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Heather Boyd, Kevin Chambers, Stephen, Ellen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PCGS product/engineering, PCGS data and CRM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Q3 tracking audit, paid readiness, consent and data-model gaps, parity with PSA where appropriate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PowerPacks web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Stephen, Dan Gaughan, Jenna Connolly, PP Marketing/GME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PP web/engineering, IT/DNS, Data Platform, QM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First-party domain, SGTM/GTM, CSP, UTM/link inventory, Google/Meta reporting, event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PowerPacks mobile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Stephen, PP Marketing, Dan, Jenna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Mobile engineering; Jen Lindsay / PP technology context; Data Platform; AppsFlyer; QM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 GTM, Firebase conversion events, CID, AppsFlyer, release QA, measurement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PowerPacks CRM / Iterable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PP Marketing and GME CRM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AppsFlyer, GME/Iterable owners, IT/security, PP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AppsFlyer deep-link configuration, email QA, attribution validation, fallback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International — Canada / Germany / Japan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Brand and regional marketing, Angel/Jacob for web content, Stephen for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Product, Engineering, Legal/Osano, local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Consent-aware measurement, regional filters/annotations, localized content and QA, launch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Broader ecosystem — Beckett, SGC, PSA Video Games, Card Ladder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Respective brand owners —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Brand-specific P&amp;T/Data — 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Inventory and ownership confirmation before adding scope</w:t>
            </w:r>
          </w:p>
        </w:tc>
      </w:tr>
    </w:tbl>
    <w:p w:rsidR="00000000" w:rsidDel="00000000" w:rsidP="00000000" w:rsidRDefault="00000000" w:rsidRPr="00000000" w14:paraId="000000CD">
      <w:pPr>
        <w:pStyle w:val="Heading3"/>
        <w:spacing w:line="240" w:lineRule="auto"/>
        <w:rPr>
          <w:color w:val="666666"/>
          <w:sz w:val="26"/>
          <w:szCs w:val="26"/>
        </w:rPr>
      </w:pPr>
      <w:bookmarkStart w:colFirst="0" w:colLast="0" w:name="_28lhnjic8me6" w:id="12"/>
      <w:bookmarkEnd w:id="12"/>
      <w:r w:rsidDel="00000000" w:rsidR="00000000" w:rsidRPr="00000000">
        <w:rPr>
          <w:color w:val="666666"/>
          <w:sz w:val="26"/>
          <w:szCs w:val="26"/>
          <w:rtl w:val="0"/>
        </w:rPr>
        <w:t xml:space="preserve">Product, Engineering, Data, and IT routing</w:t>
      </w:r>
    </w:p>
    <w:p w:rsidR="00000000" w:rsidDel="00000000" w:rsidP="00000000" w:rsidRDefault="00000000" w:rsidRPr="00000000" w14:paraId="000000CE">
      <w:pPr>
        <w:numPr>
          <w:ilvl w:val="0"/>
          <w:numId w:val="2"/>
        </w:numPr>
        <w:spacing w:line="240" w:lineRule="auto"/>
        <w:ind w:left="720" w:hanging="360"/>
      </w:pPr>
      <w:r w:rsidDel="00000000" w:rsidR="00000000" w:rsidRPr="00000000">
        <w:rPr>
          <w:rFonts w:ascii="Proxima Nova" w:cs="Proxima Nova" w:eastAsia="Proxima Nova" w:hAnsi="Proxima Nova"/>
          <w:b w:val="1"/>
          <w:bCs w:val="1"/>
          <w:rtl w:val="0"/>
        </w:rPr>
        <w:t xml:space="preserve">Data models and Lightdash dashboards:</w:t>
      </w:r>
      <w:r w:rsidDel="00000000" w:rsidR="00000000" w:rsidRPr="00000000">
        <w:rPr>
          <w:rFonts w:ascii="Proxima Nova" w:cs="Proxima Nova" w:eastAsia="Proxima Nova" w:hAnsi="Proxima Nova"/>
          <w:rtl w:val="0"/>
        </w:rPr>
        <w:t xml:space="preserve"> create or update a Jira ticket on the Data Platform board; link the model, dashboard, definitions, filters, and QA evidence.</w:t>
      </w:r>
    </w:p>
    <w:p w:rsidR="00000000" w:rsidDel="00000000" w:rsidP="00000000" w:rsidRDefault="00000000" w:rsidRPr="00000000" w14:paraId="000000CF">
      <w:pPr>
        <w:numPr>
          <w:ilvl w:val="0"/>
          <w:numId w:val="2"/>
        </w:numPr>
        <w:spacing w:line="240" w:lineRule="auto"/>
        <w:ind w:left="720" w:hanging="360"/>
      </w:pPr>
      <w:r w:rsidDel="00000000" w:rsidR="00000000" w:rsidRPr="00000000">
        <w:rPr>
          <w:rFonts w:ascii="Proxima Nova" w:cs="Proxima Nova" w:eastAsia="Proxima Nova" w:hAnsi="Proxima Nova"/>
          <w:b w:val="1"/>
          <w:bCs w:val="1"/>
          <w:rtl w:val="0"/>
        </w:rPr>
        <w:t xml:space="preserve">Web and app updates:</w:t>
      </w:r>
      <w:r w:rsidDel="00000000" w:rsidR="00000000" w:rsidRPr="00000000">
        <w:rPr>
          <w:rFonts w:ascii="Proxima Nova" w:cs="Proxima Nova" w:eastAsia="Proxima Nova" w:hAnsi="Proxima Nova"/>
          <w:rtl w:val="0"/>
        </w:rPr>
        <w:t xml:space="preserve"> create or update the owning Product/Engineering Jira ticket; include exact surface, event/data-layer requirements, acceptance criteria, release dependency, and QA plan.</w:t>
      </w:r>
    </w:p>
    <w:p w:rsidR="00000000" w:rsidDel="00000000" w:rsidP="00000000" w:rsidRDefault="00000000" w:rsidRPr="00000000" w14:paraId="000000D0">
      <w:pPr>
        <w:numPr>
          <w:ilvl w:val="0"/>
          <w:numId w:val="2"/>
        </w:numPr>
        <w:spacing w:line="240" w:lineRule="auto"/>
        <w:ind w:left="720" w:hanging="360"/>
      </w:pPr>
      <w:r w:rsidDel="00000000" w:rsidR="00000000" w:rsidRPr="00000000">
        <w:rPr>
          <w:rFonts w:ascii="Proxima Nova" w:cs="Proxima Nova" w:eastAsia="Proxima Nova" w:hAnsi="Proxima Nova"/>
          <w:b w:val="1"/>
          <w:bCs w:val="1"/>
          <w:rtl w:val="0"/>
        </w:rPr>
        <w:t xml:space="preserve">Quantum Metric:</w:t>
      </w:r>
      <w:r w:rsidDel="00000000" w:rsidR="00000000" w:rsidRPr="00000000">
        <w:rPr>
          <w:rFonts w:ascii="Proxima Nova" w:cs="Proxima Nova" w:eastAsia="Proxima Nova" w:hAnsi="Proxima Nova"/>
          <w:rtl w:val="0"/>
        </w:rPr>
        <w:t xml:space="preserve"> communicate in the relevant Slack support channel, currently including </w:t>
      </w:r>
      <w:r w:rsidDel="00000000" w:rsidR="00000000" w:rsidRPr="00000000">
        <w:rPr>
          <w:rFonts w:ascii="Roboto Mono" w:cs="Roboto Mono" w:eastAsia="Roboto Mono" w:hAnsi="Roboto Mono"/>
          <w:color w:val="188038"/>
          <w:rtl w:val="0"/>
        </w:rPr>
        <w:t xml:space="preserve">#data-platform</w:t>
      </w:r>
      <w:r w:rsidDel="00000000" w:rsidR="00000000" w:rsidRPr="00000000">
        <w:rPr>
          <w:rFonts w:ascii="Proxima Nova" w:cs="Proxima Nova" w:eastAsia="Proxima Nova" w:hAnsi="Proxima Nova"/>
          <w:rtl w:val="0"/>
        </w:rPr>
        <w:t xml:space="preserve"> for Lightdash/Claude-adjacent support; confirm the QM-specific channel/owner — </w:t>
      </w:r>
      <w:r w:rsidDel="00000000" w:rsidR="00000000" w:rsidRPr="00000000">
        <w:rPr>
          <w:rFonts w:ascii="Proxima Nova" w:cs="Proxima Nova" w:eastAsia="Proxima Nova" w:hAnsi="Proxima Nova"/>
          <w:b w:val="1"/>
          <w:bCs w:val="1"/>
          <w:rtl w:val="0"/>
        </w:rPr>
        <w:t xml:space="preserve">TODO</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D1">
      <w:pPr>
        <w:numPr>
          <w:ilvl w:val="0"/>
          <w:numId w:val="2"/>
        </w:numPr>
        <w:spacing w:line="240" w:lineRule="auto"/>
        <w:ind w:left="720" w:hanging="360"/>
      </w:pPr>
      <w:r w:rsidDel="00000000" w:rsidR="00000000" w:rsidRPr="00000000">
        <w:rPr>
          <w:rFonts w:ascii="Proxima Nova" w:cs="Proxima Nova" w:eastAsia="Proxima Nova" w:hAnsi="Proxima Nova"/>
          <w:b w:val="1"/>
          <w:bCs w:val="1"/>
          <w:rtl w:val="0"/>
        </w:rPr>
        <w:t xml:space="preserve">AppsFlyer:</w:t>
      </w:r>
      <w:r w:rsidDel="00000000" w:rsidR="00000000" w:rsidRPr="00000000">
        <w:rPr>
          <w:rFonts w:ascii="Proxima Nova" w:cs="Proxima Nova" w:eastAsia="Proxima Nova" w:hAnsi="Proxima Nova"/>
          <w:rtl w:val="0"/>
        </w:rPr>
        <w:t xml:space="preserve"> use email for vendor support and preserve the thread/link in the Asana project and migration/evaluation document.</w:t>
      </w:r>
    </w:p>
    <w:p w:rsidR="00000000" w:rsidDel="00000000" w:rsidP="00000000" w:rsidRDefault="00000000" w:rsidRPr="00000000" w14:paraId="000000D2">
      <w:pPr>
        <w:numPr>
          <w:ilvl w:val="0"/>
          <w:numId w:val="2"/>
        </w:numPr>
        <w:spacing w:line="240" w:lineRule="auto"/>
        <w:ind w:left="720" w:hanging="360"/>
      </w:pPr>
      <w:r w:rsidDel="00000000" w:rsidR="00000000" w:rsidRPr="00000000">
        <w:rPr>
          <w:rFonts w:ascii="Proxima Nova" w:cs="Proxima Nova" w:eastAsia="Proxima Nova" w:hAnsi="Proxima Nova"/>
          <w:b w:val="1"/>
          <w:bCs w:val="1"/>
          <w:rtl w:val="0"/>
        </w:rPr>
        <w:t xml:space="preserve">IT, DNS, security, and access:</w:t>
      </w:r>
      <w:r w:rsidDel="00000000" w:rsidR="00000000" w:rsidRPr="00000000">
        <w:rPr>
          <w:rFonts w:ascii="Proxima Nova" w:cs="Proxima Nova" w:eastAsia="Proxima Nova" w:hAnsi="Proxima Nova"/>
          <w:rtl w:val="0"/>
        </w:rPr>
        <w:t xml:space="preserve"> create the appropriate IT/Jira ticket early. Examples include first-party subdomains, AppsFlyer security review, GTM embed changes, and system access.</w:t>
      </w:r>
    </w:p>
    <w:p w:rsidR="00000000" w:rsidDel="00000000" w:rsidP="00000000" w:rsidRDefault="00000000" w:rsidRPr="00000000" w14:paraId="000000D3">
      <w:pPr>
        <w:pStyle w:val="Heading2"/>
        <w:spacing w:line="240" w:lineRule="auto"/>
        <w:rPr>
          <w:rFonts w:ascii="Raleway" w:cs="Raleway" w:eastAsia="Raleway" w:hAnsi="Raleway"/>
          <w:color w:val="4a86e8"/>
          <w:sz w:val="34"/>
          <w:szCs w:val="34"/>
        </w:rPr>
      </w:pPr>
      <w:bookmarkStart w:colFirst="0" w:colLast="0" w:name="_vd8cfo37jgf5" w:id="13"/>
      <w:bookmarkEnd w:id="13"/>
      <w:r w:rsidDel="00000000" w:rsidR="00000000" w:rsidRPr="00000000">
        <w:rPr>
          <w:rFonts w:ascii="Raleway" w:cs="Raleway" w:eastAsia="Raleway" w:hAnsi="Raleway"/>
          <w:color w:val="4a86e8"/>
          <w:sz w:val="34"/>
          <w:szCs w:val="34"/>
          <w:rtl w:val="0"/>
        </w:rPr>
        <w:t xml:space="preserve">5. Working cadence and process</w:t>
      </w:r>
    </w:p>
    <w:p w:rsidR="00000000" w:rsidDel="00000000" w:rsidP="00000000" w:rsidRDefault="00000000" w:rsidRPr="00000000" w14:paraId="000000D4">
      <w:pPr>
        <w:pStyle w:val="Heading3"/>
        <w:spacing w:line="240" w:lineRule="auto"/>
        <w:rPr>
          <w:color w:val="666666"/>
          <w:sz w:val="26"/>
          <w:szCs w:val="26"/>
        </w:rPr>
      </w:pPr>
      <w:bookmarkStart w:colFirst="0" w:colLast="0" w:name="_gmhn7c6em7mu" w:id="14"/>
      <w:bookmarkEnd w:id="14"/>
      <w:r w:rsidDel="00000000" w:rsidR="00000000" w:rsidRPr="00000000">
        <w:rPr>
          <w:color w:val="666666"/>
          <w:sz w:val="26"/>
          <w:szCs w:val="26"/>
          <w:rtl w:val="0"/>
        </w:rPr>
        <w:t xml:space="preserve">Standard project lifecycle</w:t>
      </w:r>
    </w:p>
    <w:p w:rsidR="00000000" w:rsidDel="00000000" w:rsidP="00000000" w:rsidRDefault="00000000" w:rsidRPr="00000000" w14:paraId="000000D5">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Intake:</w:t>
      </w:r>
      <w:r w:rsidDel="00000000" w:rsidR="00000000" w:rsidRPr="00000000">
        <w:rPr>
          <w:rFonts w:ascii="Proxima Nova" w:cs="Proxima Nova" w:eastAsia="Proxima Nova" w:hAnsi="Proxima Nova"/>
          <w:rtl w:val="0"/>
        </w:rPr>
        <w:t xml:space="preserve"> capture the business request, owner, brand, surface, desired outcome, launch date, priority, and known dependencies.</w:t>
      </w:r>
    </w:p>
    <w:p w:rsidR="00000000" w:rsidDel="00000000" w:rsidP="00000000" w:rsidRDefault="00000000" w:rsidRPr="00000000" w14:paraId="000000D6">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Direction check:</w:t>
      </w:r>
      <w:r w:rsidDel="00000000" w:rsidR="00000000" w:rsidRPr="00000000">
        <w:rPr>
          <w:rFonts w:ascii="Proxima Nova" w:cs="Proxima Nova" w:eastAsia="Proxima Nova" w:hAnsi="Proxima Nova"/>
          <w:rtl w:val="0"/>
        </w:rPr>
        <w:t xml:space="preserve"> confirm the smallest useful first deliverable, assumptions, success criteria, and decision owner with Stephen and the relevant business owner.</w:t>
      </w:r>
    </w:p>
    <w:p w:rsidR="00000000" w:rsidDel="00000000" w:rsidP="00000000" w:rsidRDefault="00000000" w:rsidRPr="00000000" w14:paraId="000000D7">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Dependency setup:</w:t>
      </w:r>
      <w:r w:rsidDel="00000000" w:rsidR="00000000" w:rsidRPr="00000000">
        <w:rPr>
          <w:rFonts w:ascii="Proxima Nova" w:cs="Proxima Nova" w:eastAsia="Proxima Nova" w:hAnsi="Proxima Nova"/>
          <w:rtl w:val="0"/>
        </w:rPr>
        <w:t xml:space="preserve"> create Jira tickets for Data, Product/Engineering, IT, security, or platform work before implementation begins. Do not wait until QA to surface a dependency.</w:t>
      </w:r>
    </w:p>
    <w:p w:rsidR="00000000" w:rsidDel="00000000" w:rsidP="00000000" w:rsidRDefault="00000000" w:rsidRPr="00000000" w14:paraId="000000D8">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Build / analysis:</w:t>
      </w:r>
      <w:r w:rsidDel="00000000" w:rsidR="00000000" w:rsidRPr="00000000">
        <w:rPr>
          <w:rFonts w:ascii="Proxima Nova" w:cs="Proxima Nova" w:eastAsia="Proxima Nova" w:hAnsi="Proxima Nova"/>
          <w:rtl w:val="0"/>
        </w:rPr>
        <w:t xml:space="preserve"> implement only in the approved environment or produce the analysis/documentation requested. Keep the source-of-truth task current.</w:t>
      </w:r>
    </w:p>
    <w:p w:rsidR="00000000" w:rsidDel="00000000" w:rsidP="00000000" w:rsidRDefault="00000000" w:rsidRPr="00000000" w14:paraId="000000D9">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QA:</w:t>
      </w:r>
      <w:r w:rsidDel="00000000" w:rsidR="00000000" w:rsidRPr="00000000">
        <w:rPr>
          <w:rFonts w:ascii="Proxima Nova" w:cs="Proxima Nova" w:eastAsia="Proxima Nova" w:hAnsi="Proxima Nova"/>
          <w:rtl w:val="0"/>
        </w:rPr>
        <w:t xml:space="preserve"> test expected behavior, event payloads, identity continuity, downstream receipt, reporting impact, consent behavior, and regression risk. Attach evidence.</w:t>
      </w:r>
    </w:p>
    <w:p w:rsidR="00000000" w:rsidDel="00000000" w:rsidP="00000000" w:rsidRDefault="00000000" w:rsidRPr="00000000" w14:paraId="000000DA">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Review / approval:</w:t>
      </w:r>
      <w:r w:rsidDel="00000000" w:rsidR="00000000" w:rsidRPr="00000000">
        <w:rPr>
          <w:rFonts w:ascii="Proxima Nova" w:cs="Proxima Nova" w:eastAsia="Proxima Nova" w:hAnsi="Proxima Nova"/>
          <w:rtl w:val="0"/>
        </w:rPr>
        <w:t xml:space="preserve"> Stephen and the relevant owner review findings or implementation output. No production fix is considered complete without explicit approval.</w:t>
      </w:r>
    </w:p>
    <w:p w:rsidR="00000000" w:rsidDel="00000000" w:rsidP="00000000" w:rsidRDefault="00000000" w:rsidRPr="00000000" w14:paraId="000000DB">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Launch / closeout:</w:t>
      </w:r>
      <w:r w:rsidDel="00000000" w:rsidR="00000000" w:rsidRPr="00000000">
        <w:rPr>
          <w:rFonts w:ascii="Proxima Nova" w:cs="Proxima Nova" w:eastAsia="Proxima Nova" w:hAnsi="Proxima Nova"/>
          <w:rtl w:val="0"/>
        </w:rPr>
        <w:t xml:space="preserve"> update Asana, Jira, dashboards, documentation, and the link/event inventory. Record remaining gaps and follow-up tickets.</w:t>
      </w:r>
    </w:p>
    <w:p w:rsidR="00000000" w:rsidDel="00000000" w:rsidP="00000000" w:rsidRDefault="00000000" w:rsidRPr="00000000" w14:paraId="000000DC">
      <w:pPr>
        <w:numPr>
          <w:ilvl w:val="0"/>
          <w:numId w:val="3"/>
        </w:numPr>
        <w:spacing w:line="240" w:lineRule="auto"/>
        <w:ind w:left="720" w:hanging="360"/>
      </w:pPr>
      <w:r w:rsidDel="00000000" w:rsidR="00000000" w:rsidRPr="00000000">
        <w:rPr>
          <w:rFonts w:ascii="Proxima Nova" w:cs="Proxima Nova" w:eastAsia="Proxima Nova" w:hAnsi="Proxima Nova"/>
          <w:b w:val="1"/>
          <w:bCs w:val="1"/>
          <w:rtl w:val="0"/>
        </w:rPr>
        <w:t xml:space="preserve">Postmortem / learning:</w:t>
      </w:r>
      <w:r w:rsidDel="00000000" w:rsidR="00000000" w:rsidRPr="00000000">
        <w:rPr>
          <w:rFonts w:ascii="Proxima Nova" w:cs="Proxima Nova" w:eastAsia="Proxima Nova" w:hAnsi="Proxima Nova"/>
          <w:rtl w:val="0"/>
        </w:rPr>
        <w:t xml:space="preserve"> for larger launches or incidents, capture what worked, what failed, and the process change needed next time.</w:t>
      </w:r>
    </w:p>
    <w:p w:rsidR="00000000" w:rsidDel="00000000" w:rsidP="00000000" w:rsidRDefault="00000000" w:rsidRPr="00000000" w14:paraId="000000DD">
      <w:pPr>
        <w:pStyle w:val="Heading3"/>
        <w:spacing w:line="240" w:lineRule="auto"/>
        <w:rPr>
          <w:color w:val="666666"/>
          <w:sz w:val="26"/>
          <w:szCs w:val="26"/>
        </w:rPr>
      </w:pPr>
      <w:bookmarkStart w:colFirst="0" w:colLast="0" w:name="_jgfy9w1n8omv" w:id="15"/>
      <w:bookmarkEnd w:id="15"/>
      <w:r w:rsidDel="00000000" w:rsidR="00000000" w:rsidRPr="00000000">
        <w:rPr>
          <w:color w:val="666666"/>
          <w:sz w:val="26"/>
          <w:szCs w:val="26"/>
          <w:rtl w:val="0"/>
        </w:rPr>
        <w:t xml:space="preserve">Operating norms</w:t>
      </w:r>
    </w:p>
    <w:p w:rsidR="00000000" w:rsidDel="00000000" w:rsidP="00000000" w:rsidRDefault="00000000" w:rsidRPr="00000000" w14:paraId="000000DE">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Asana is the execution system:</w:t>
      </w:r>
      <w:r w:rsidDel="00000000" w:rsidR="00000000" w:rsidRPr="00000000">
        <w:rPr>
          <w:rFonts w:ascii="Proxima Nova" w:cs="Proxima Nova" w:eastAsia="Proxima Nova" w:hAnsi="Proxima Nova"/>
          <w:rtl w:val="0"/>
        </w:rPr>
        <w:t xml:space="preserve"> EXL loads tasks, assigns owners, sets dates, adds dependencies, and updates status daily.</w:t>
      </w:r>
    </w:p>
    <w:p w:rsidR="00000000" w:rsidDel="00000000" w:rsidP="00000000" w:rsidRDefault="00000000" w:rsidRPr="00000000" w14:paraId="000000DF">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Slack is the communication layer:</w:t>
      </w:r>
      <w:r w:rsidDel="00000000" w:rsidR="00000000" w:rsidRPr="00000000">
        <w:rPr>
          <w:rFonts w:ascii="Proxima Nova" w:cs="Proxima Nova" w:eastAsia="Proxima Nova" w:hAnsi="Proxima Nova"/>
          <w:rtl w:val="0"/>
        </w:rPr>
        <w:t xml:space="preserve"> post concise updates, blockers, decisions, and escalation notices in the correct channel. Do not let important decisions exist only in a DM.</w:t>
      </w:r>
    </w:p>
    <w:p w:rsidR="00000000" w:rsidDel="00000000" w:rsidP="00000000" w:rsidRDefault="00000000" w:rsidRPr="00000000" w14:paraId="000000E0">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Jira is the technical dependency system:</w:t>
      </w:r>
      <w:r w:rsidDel="00000000" w:rsidR="00000000" w:rsidRPr="00000000">
        <w:rPr>
          <w:rFonts w:ascii="Nova Mono" w:cs="Nova Mono" w:eastAsia="Nova Mono" w:hAnsi="Nova Mono"/>
          <w:rtl w:val="0"/>
        </w:rPr>
        <w:t xml:space="preserve"> use it for Data, Product/Engineering, IT, and security scope. Link Jira ↔ Asana.</w:t>
      </w:r>
    </w:p>
    <w:p w:rsidR="00000000" w:rsidDel="00000000" w:rsidP="00000000" w:rsidRDefault="00000000" w:rsidRPr="00000000" w14:paraId="000000E1">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Drive/GDocs are the durable record:</w:t>
      </w:r>
      <w:r w:rsidDel="00000000" w:rsidR="00000000" w:rsidRPr="00000000">
        <w:rPr>
          <w:rFonts w:ascii="Proxima Nova" w:cs="Proxima Nova" w:eastAsia="Proxima Nova" w:hAnsi="Proxima Nova"/>
          <w:rtl w:val="0"/>
        </w:rPr>
        <w:t xml:space="preserve"> keep the brief, decision log, QA evidence, and final documentation in a shared folder.</w:t>
      </w:r>
    </w:p>
    <w:p w:rsidR="00000000" w:rsidDel="00000000" w:rsidP="00000000" w:rsidRDefault="00000000" w:rsidRPr="00000000" w14:paraId="000000E2">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Weekly review:</w:t>
      </w:r>
      <w:r w:rsidDel="00000000" w:rsidR="00000000" w:rsidRPr="00000000">
        <w:rPr>
          <w:rFonts w:ascii="Proxima Nova" w:cs="Proxima Nova" w:eastAsia="Proxima Nova" w:hAnsi="Proxima Nova"/>
          <w:rtl w:val="0"/>
        </w:rPr>
        <w:t xml:space="preserve"> review carryover, blocked work, next-week dependencies, and decisions needed. Larger initiatives should have biweekly status checks.</w:t>
      </w:r>
    </w:p>
    <w:p w:rsidR="00000000" w:rsidDel="00000000" w:rsidP="00000000" w:rsidRDefault="00000000" w:rsidRPr="00000000" w14:paraId="000000E3">
      <w:pPr>
        <w:numPr>
          <w:ilvl w:val="0"/>
          <w:numId w:val="1"/>
        </w:numPr>
        <w:spacing w:line="240" w:lineRule="auto"/>
        <w:ind w:left="720" w:hanging="360"/>
      </w:pPr>
      <w:r w:rsidDel="00000000" w:rsidR="00000000" w:rsidRPr="00000000">
        <w:rPr>
          <w:rFonts w:ascii="Proxima Nova" w:cs="Proxima Nova" w:eastAsia="Proxima Nova" w:hAnsi="Proxima Nova"/>
          <w:b w:val="1"/>
          <w:bCs w:val="1"/>
          <w:rtl w:val="0"/>
        </w:rPr>
        <w:t xml:space="preserve">Launch hygiene:</w:t>
      </w:r>
      <w:r w:rsidDel="00000000" w:rsidR="00000000" w:rsidRPr="00000000">
        <w:rPr>
          <w:rFonts w:ascii="Proxima Nova" w:cs="Proxima Nova" w:eastAsia="Proxima Nova" w:hAnsi="Proxima Nova"/>
          <w:rtl w:val="0"/>
        </w:rPr>
        <w:t xml:space="preserve"> use a kickoff, dedicated Slack channel when warranted, explicit QA, a communicated launch time, and a short post-launch review.</w:t>
      </w:r>
    </w:p>
    <w:p w:rsidR="00000000" w:rsidDel="00000000" w:rsidP="00000000" w:rsidRDefault="00000000" w:rsidRPr="00000000" w14:paraId="000000E4">
      <w:pPr>
        <w:pStyle w:val="Heading2"/>
        <w:spacing w:line="240" w:lineRule="auto"/>
        <w:rPr>
          <w:rFonts w:ascii="Raleway" w:cs="Raleway" w:eastAsia="Raleway" w:hAnsi="Raleway"/>
          <w:color w:val="4a86e8"/>
          <w:sz w:val="34"/>
          <w:szCs w:val="34"/>
        </w:rPr>
      </w:pPr>
      <w:bookmarkStart w:colFirst="0" w:colLast="0" w:name="_guca1hjwiurv" w:id="16"/>
      <w:bookmarkEnd w:id="16"/>
      <w:r w:rsidDel="00000000" w:rsidR="00000000" w:rsidRPr="00000000">
        <w:rPr>
          <w:rFonts w:ascii="Raleway" w:cs="Raleway" w:eastAsia="Raleway" w:hAnsi="Raleway"/>
          <w:color w:val="4a86e8"/>
          <w:sz w:val="34"/>
          <w:szCs w:val="34"/>
          <w:rtl w:val="0"/>
        </w:rPr>
        <w:t xml:space="preserve">6. Measurement and MarTech stack orientation</w:t>
      </w:r>
    </w:p>
    <w:p w:rsidR="00000000" w:rsidDel="00000000" w:rsidP="00000000" w:rsidRDefault="00000000" w:rsidRPr="00000000" w14:paraId="000000E5">
      <w:pPr>
        <w:pStyle w:val="Heading3"/>
        <w:spacing w:line="240" w:lineRule="auto"/>
        <w:rPr>
          <w:color w:val="666666"/>
          <w:sz w:val="26"/>
          <w:szCs w:val="26"/>
        </w:rPr>
      </w:pPr>
      <w:bookmarkStart w:colFirst="0" w:colLast="0" w:name="_2ngn6oynv11n" w:id="17"/>
      <w:bookmarkEnd w:id="17"/>
      <w:r w:rsidDel="00000000" w:rsidR="00000000" w:rsidRPr="00000000">
        <w:rPr>
          <w:color w:val="666666"/>
          <w:sz w:val="26"/>
          <w:szCs w:val="26"/>
          <w:rtl w:val="0"/>
        </w:rPr>
        <w:t xml:space="preserve">Core stack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in the Collectors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EXL starting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Web, app, and server-side tag/routing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 containers, workspaces, tags, triggers, variables, consent, and publish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GA4 / Firebase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Web and app analytics; performance-marketing reporting; core event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Validate property/stream ownership, event names, parameters, conversions, consent effects, and BigQuery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Quantum 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Web/app behavior analytics, session replay, funnels, and UX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Validate projects, sessions, user identity, event coverage, funnels, and reporting use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Branch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Existing mobile attribution and deep links; historical app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Treat as current-state baseline during AppsFlyer evaluation; document historical data and known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AppsFlyer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MMP under trial/evaluation; app attribution and deep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Evaluate on PP first; document trial setup, SDK, links, events, reporting, support, security, and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Iterable / GME CRM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PowerPacks CRM email/deep-link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Validate current PP/GME ownership and configure only with approved AppsFlyer/CRM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SFMC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PSA/PCGS email, push, and lifecycle journeys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Understand shared instance, regional BUs, consent, sender profiles, and CRM attribution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Hightouch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BigQuery reverse ETL to SFMC and paid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Validate audience/suppression models, sync cadence, field definitions, and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BigQuery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Central warehouse for web/app events, orders, submissions, partners, and marketing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governed models; do not export or copy customer PII for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Lightdash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Governed BI/reporting over modeled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linked dashboards and model definitions; verify assumptions and access in Claude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Stape / server-side GTM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Hosting and first-party loader; future CAPI/Google Ads server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quota, domains, routing, and whether the surface is loader-only or event-enabled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Contentful / CMS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PSA, PCGS, and PowerPacks web/app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Coordinate page, metadata, localization, and launch dependencies with CMS/Web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Osano / consent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Consent management and opt-in/opt-out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Treat consent behavior as a measurement dependency, not only a legal/compliance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Web/app repositories and warehouse data-model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read-only inspection first; capture repository/file/line links in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Jira / Confluence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Technical work tracking and P&amp;T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requirements, current tickets, architecture pages, and 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Claude + Lightdash connector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Natural-language access to governed Lightdash data with verification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Connect through Okta, install the Collectors Lightdash router skill, state assumptions, and never use it to pull or share customer contact data</w:t>
            </w:r>
          </w:p>
        </w:tc>
      </w:tr>
    </w:tbl>
    <w:p w:rsidR="00000000" w:rsidDel="00000000" w:rsidP="00000000" w:rsidRDefault="00000000" w:rsidRPr="00000000" w14:paraId="00000119">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pStyle w:val="Heading3"/>
        <w:spacing w:line="240" w:lineRule="auto"/>
        <w:rPr>
          <w:color w:val="666666"/>
          <w:sz w:val="26"/>
          <w:szCs w:val="26"/>
        </w:rPr>
      </w:pPr>
      <w:bookmarkStart w:colFirst="0" w:colLast="0" w:name="_keg2l0fu6fbd" w:id="18"/>
      <w:bookmarkEnd w:id="18"/>
      <w:r w:rsidDel="00000000" w:rsidR="00000000" w:rsidRPr="00000000">
        <w:rPr>
          <w:color w:val="666666"/>
          <w:sz w:val="26"/>
          <w:szCs w:val="26"/>
          <w:rtl w:val="0"/>
        </w:rPr>
        <w:t xml:space="preserve">Known measurement architecture</w:t>
      </w:r>
    </w:p>
    <w:p w:rsidR="00000000" w:rsidDel="00000000" w:rsidP="00000000" w:rsidRDefault="00000000" w:rsidRPr="00000000" w14:paraId="0000011B">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Web: GTM routes web events; server-side GTM and first-party domains are part of the target architecture.</w:t>
      </w:r>
    </w:p>
    <w:p w:rsidR="00000000" w:rsidDel="00000000" w:rsidP="00000000" w:rsidRDefault="00000000" w:rsidRPr="00000000" w14:paraId="0000011C">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App: Firebase/GA4 is the core app event system; app GTM is the routing/governance layer; QM supports replay/UX; Branch is the current attribution baseline while AppsFlyer is evaluated.</w:t>
      </w:r>
    </w:p>
    <w:p w:rsidR="00000000" w:rsidDel="00000000" w:rsidP="00000000" w:rsidRDefault="00000000" w:rsidRPr="00000000" w14:paraId="0000011D">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Data: web/app events, Stripe, PSA submissions, partner feeds, and marketing-platform data land in BigQuery; Hightouch sends modeled audiences to CRM and ad platforms; Hevo brings selected CRM events back.</w:t>
      </w:r>
    </w:p>
    <w:p w:rsidR="00000000" w:rsidDel="00000000" w:rsidP="00000000" w:rsidRDefault="00000000" w:rsidRPr="00000000" w14:paraId="0000011E">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Identity: CID continuity is required to connect paid/CRM interactions to authenticated users and downstream conversions. A unified cross-brand identity layer does not yet exist.</w:t>
      </w:r>
    </w:p>
    <w:p w:rsidR="00000000" w:rsidDel="00000000" w:rsidP="00000000" w:rsidRDefault="00000000" w:rsidRPr="00000000" w14:paraId="0000011F">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Consent: global consent/opt-out behavior differs by market; Canada and Germany require particular opt-in/data-integrity attention.</w:t>
      </w:r>
    </w:p>
    <w:p w:rsidR="00000000" w:rsidDel="00000000" w:rsidP="00000000" w:rsidRDefault="00000000" w:rsidRPr="00000000" w14:paraId="00000120">
      <w:pPr>
        <w:pStyle w:val="Heading2"/>
        <w:spacing w:line="240" w:lineRule="auto"/>
        <w:rPr>
          <w:rFonts w:ascii="Raleway" w:cs="Raleway" w:eastAsia="Raleway" w:hAnsi="Raleway"/>
          <w:color w:val="4a86e8"/>
          <w:sz w:val="34"/>
          <w:szCs w:val="34"/>
        </w:rPr>
      </w:pPr>
      <w:bookmarkStart w:colFirst="0" w:colLast="0" w:name="_4pk7wvxzn7co" w:id="19"/>
      <w:bookmarkEnd w:id="19"/>
      <w:r w:rsidDel="00000000" w:rsidR="00000000" w:rsidRPr="00000000">
        <w:rPr>
          <w:rFonts w:ascii="Raleway" w:cs="Raleway" w:eastAsia="Raleway" w:hAnsi="Raleway"/>
          <w:color w:val="4a86e8"/>
          <w:sz w:val="34"/>
          <w:szCs w:val="34"/>
          <w:rtl w:val="0"/>
        </w:rPr>
        <w:t xml:space="preserve">7. What good looks like from EXL</w:t>
      </w:r>
    </w:p>
    <w:p w:rsidR="00000000" w:rsidDel="00000000" w:rsidP="00000000" w:rsidRDefault="00000000" w:rsidRPr="00000000" w14:paraId="00000121">
      <w:pPr>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By the end of the first operating cycle, EXL should be able to:</w:t>
      </w:r>
    </w:p>
    <w:p w:rsidR="00000000" w:rsidDel="00000000" w:rsidP="00000000" w:rsidRDefault="00000000" w:rsidRPr="00000000" w14:paraId="00000122">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3">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Explain the brand/surface, business outcome, owner, and dependency path for every assigned task.</w:t>
      </w:r>
    </w:p>
    <w:p w:rsidR="00000000" w:rsidDel="00000000" w:rsidP="00000000" w:rsidRDefault="00000000" w:rsidRPr="00000000" w14:paraId="00000124">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Maintain clean Asana tasks and linked Jira tickets with daily status.</w:t>
      </w:r>
    </w:p>
    <w:p w:rsidR="00000000" w:rsidDel="00000000" w:rsidP="00000000" w:rsidRDefault="00000000" w:rsidRPr="00000000" w14:paraId="00000125">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Surface blockers early, with a proposed path and a decision needed—not just a red status.</w:t>
      </w:r>
    </w:p>
    <w:p w:rsidR="00000000" w:rsidDel="00000000" w:rsidP="00000000" w:rsidRDefault="00000000" w:rsidRPr="00000000" w14:paraId="00000126">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Produce reproducible QA evidence and link to the exact page, screen, tag, model, dashboard, ticket, or code location.</w:t>
      </w:r>
    </w:p>
    <w:p w:rsidR="00000000" w:rsidDel="00000000" w:rsidP="00000000" w:rsidRDefault="00000000" w:rsidRPr="00000000" w14:paraId="00000127">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Make no production fixes without Stephen or Aaron’s approval.</w:t>
      </w:r>
    </w:p>
    <w:p w:rsidR="00000000" w:rsidDel="00000000" w:rsidP="00000000" w:rsidRDefault="00000000" w:rsidRPr="00000000" w14:paraId="00000128">
      <w:pPr>
        <w:numPr>
          <w:ilvl w:val="0"/>
          <w:numId w:val="1"/>
        </w:numPr>
        <w:spacing w:line="240" w:lineRule="auto"/>
        <w:ind w:left="720" w:hanging="360"/>
      </w:pPr>
      <w:r w:rsidDel="00000000" w:rsidR="00000000" w:rsidRPr="00000000">
        <w:rPr>
          <w:rFonts w:ascii="Proxima Nova" w:cs="Proxima Nova" w:eastAsia="Proxima Nova" w:hAnsi="Proxima Nova"/>
          <w:rtl w:val="0"/>
        </w:rPr>
        <w:t xml:space="preserve">Leave behind documentation that the next person can use to get up to speed.</w:t>
      </w:r>
    </w:p>
    <w:p w:rsidR="00000000" w:rsidDel="00000000" w:rsidP="00000000" w:rsidRDefault="00000000" w:rsidRPr="00000000" w14:paraId="00000129">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Raleway" w:cs="Raleway" w:eastAsia="Raleway" w:hAnsi="Raleway"/>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cardladder.com/" TargetMode="External"/><Relationship Id="rId10" Type="http://schemas.openxmlformats.org/officeDocument/2006/relationships/hyperlink" Target="https://www.psavideogames.com/" TargetMode="External"/><Relationship Id="rId13" Type="http://schemas.openxmlformats.org/officeDocument/2006/relationships/hyperlink" Target="http://powerpacks.gamestop.com/" TargetMode="External"/><Relationship Id="rId12" Type="http://schemas.openxmlformats.org/officeDocument/2006/relationships/hyperlink" Target="https://www.psacard.com/buyercampaignmanag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cgs.com/" TargetMode="External"/><Relationship Id="rId14" Type="http://schemas.openxmlformats.org/officeDocument/2006/relationships/hyperlink" Target="https://docs.google.com/presentation/d/1N8Ij1-x-uzRTj5Gjt3eB68wWLLUzdww96PIkqYLlv-M" TargetMode="External"/><Relationship Id="rId5" Type="http://schemas.openxmlformats.org/officeDocument/2006/relationships/styles" Target="styles.xml"/><Relationship Id="rId6" Type="http://schemas.openxmlformats.org/officeDocument/2006/relationships/hyperlink" Target="https://www.collectors.com/" TargetMode="External"/><Relationship Id="rId7" Type="http://schemas.openxmlformats.org/officeDocument/2006/relationships/hyperlink" Target="https://www.psacard.com/" TargetMode="External"/><Relationship Id="rId8" Type="http://schemas.openxmlformats.org/officeDocument/2006/relationships/hyperlink" Target="https://app.collectors.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obotoMono-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